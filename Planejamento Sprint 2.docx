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Laura de Souza Parente</w:t>
        <w:tab/>
        <w:t xml:space="preserve">- PO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Rafael Takahagi Mendes - Scrum Master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Gabriel Koiama - Dev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João Pedro Lopes - Dev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SPRINT 2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ns w:author="Laura" w:id="0" w:date="2026-04-11T12:15:33Z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Lista de histórias com estimativas</w:t>
      </w:r>
      <w:ins w:author="Laura" w:id="0" w:date="2026-04-11T12:15:3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9">
      <w:pPr>
        <w:rPr>
          <w:ins w:author="Laura" w:id="0" w:date="2026-04-11T12:15:33Z"/>
          <w:b w:val="1"/>
          <w:bCs w:val="1"/>
          <w:sz w:val="28"/>
          <w:szCs w:val="28"/>
        </w:rPr>
      </w:pPr>
      <w:ins w:author="Laura" w:id="0" w:date="2026-04-11T12:15:33Z">
        <w:r w:rsidDel="00000000" w:rsidR="00000000" w:rsidRPr="00000000">
          <w:rPr>
            <w:rtl w:val="0"/>
          </w:rPr>
        </w:r>
      </w:ins>
    </w:p>
    <w:tbl>
      <w:tblPr>
        <w:tblStyle w:val="Table1"/>
        <w:tblW w:w="9345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4035"/>
        <w:gridCol w:w="1290"/>
        <w:gridCol w:w="2790"/>
        <w:tblGridChange w:id="0">
          <w:tblGrid>
            <w:gridCol w:w="1230"/>
            <w:gridCol w:w="4035"/>
            <w:gridCol w:w="1290"/>
            <w:gridCol w:w="2790"/>
          </w:tblGrid>
        </w:tblGridChange>
      </w:tblGrid>
      <w:tr>
        <w:trPr>
          <w:cantSplit w:val="0"/>
          <w:tblHeader w:val="1"/>
          <w:ins w:author="Laura" w:id="0" w:date="2026-04-11T12:15:33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UC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História de Usuário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Pontos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Resultado</w:t>
              </w:r>
            </w:ins>
          </w:p>
        </w:tc>
      </w:tr>
      <w:tr>
        <w:trPr>
          <w:cantSplit w:val="0"/>
          <w:tblHeader w:val="1"/>
          <w:ins w:author="Laura" w:id="0" w:date="2026-04-11T12:15:33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UC14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0"/>
                  <w:szCs w:val="20"/>
                  <w:rtl w:val="0"/>
                  <w:rPrChange w:author="Laura" w:id="1" w:date="2026-04-11T12:15:33Z">
                    <w:rPr>
                      <w:sz w:val="20"/>
                      <w:szCs w:val="20"/>
                    </w:rPr>
                  </w:rPrChange>
                </w:rPr>
                <w:t xml:space="preserve">Como visitante, quero me cadastrar no sistema para ter acesso às funcionalidades de reserva.</w:t>
              </w:r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8"/>
                  <w:szCs w:val="28"/>
                  <w:rtl w:val="0"/>
                  <w:rPrChange w:author="Laura" w:id="1" w:date="2026-04-11T12:15:33Z">
                    <w:rPr>
                      <w:sz w:val="28"/>
                      <w:szCs w:val="28"/>
                    </w:rPr>
                  </w:rPrChange>
                </w:rPr>
                <w:t xml:space="preserve">2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0"/>
                  <w:szCs w:val="20"/>
                  <w:rtl w:val="0"/>
                  <w:rPrChange w:author="Laura" w:id="1" w:date="2026-04-11T12:15:33Z">
                    <w:rPr>
                      <w:sz w:val="20"/>
                      <w:szCs w:val="20"/>
                    </w:rPr>
                  </w:rPrChange>
                </w:rPr>
                <w:t xml:space="preserve">Consenso (orientação da professora)</w:t>
              </w:r>
              <w:r w:rsidDel="00000000" w:rsidR="00000000" w:rsidRPr="00000000">
                <w:rPr>
                  <w:rtl w:val="0"/>
                </w:rPr>
              </w:r>
            </w:ins>
          </w:p>
        </w:tc>
      </w:tr>
      <w:tr>
        <w:trPr>
          <w:cantSplit w:val="0"/>
          <w:tblHeader w:val="1"/>
          <w:ins w:author="Laura" w:id="0" w:date="2026-04-11T12:15:33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UC13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0"/>
                  <w:szCs w:val="20"/>
                  <w:rtl w:val="0"/>
                  <w:rPrChange w:author="Laura" w:id="1" w:date="2026-04-11T12:15:33Z">
                    <w:rPr>
                      <w:sz w:val="20"/>
                      <w:szCs w:val="20"/>
                    </w:rPr>
                  </w:rPrChange>
                </w:rPr>
                <w:t xml:space="preserve">Como administrador, quero editar as informações de um espaço existente para manter os dados atualizados.</w:t>
              </w:r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8"/>
                  <w:szCs w:val="28"/>
                  <w:rtl w:val="0"/>
                  <w:rPrChange w:author="Laura" w:id="1" w:date="2026-04-11T12:15:33Z">
                    <w:rPr>
                      <w:sz w:val="28"/>
                      <w:szCs w:val="28"/>
                    </w:rPr>
                  </w:rPrChange>
                </w:rPr>
                <w:t xml:space="preserve">3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0"/>
                  <w:szCs w:val="20"/>
                  <w:rtl w:val="0"/>
                  <w:rPrChange w:author="Laura" w:id="1" w:date="2026-04-11T12:15:33Z">
                    <w:rPr>
                      <w:sz w:val="20"/>
                      <w:szCs w:val="20"/>
                    </w:rPr>
                  </w:rPrChange>
                </w:rPr>
                <w:t xml:space="preserve">Consenso imediato</w:t>
              </w:r>
              <w:r w:rsidDel="00000000" w:rsidR="00000000" w:rsidRPr="00000000">
                <w:rPr>
                  <w:rtl w:val="0"/>
                </w:rPr>
              </w:r>
            </w:ins>
          </w:p>
        </w:tc>
      </w:tr>
      <w:tr>
        <w:trPr>
          <w:cantSplit w:val="0"/>
          <w:tblHeader w:val="1"/>
          <w:ins w:author="Laura" w:id="0" w:date="2026-04-11T12:15:33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UC10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0"/>
                  <w:szCs w:val="20"/>
                  <w:rtl w:val="0"/>
                  <w:rPrChange w:author="Laura" w:id="1" w:date="2026-04-11T12:15:33Z">
                    <w:rPr>
                      <w:sz w:val="20"/>
                      <w:szCs w:val="20"/>
                    </w:rPr>
                  </w:rPrChange>
                </w:rPr>
                <w:t xml:space="preserve">Como administrador, quero criar um novo espaço no sistema para disponibilizá-lo para reservas.</w:t>
              </w:r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8"/>
                  <w:szCs w:val="28"/>
                  <w:rtl w:val="0"/>
                  <w:rPrChange w:author="Laura" w:id="1" w:date="2026-04-11T12:15:33Z">
                    <w:rPr>
                      <w:sz w:val="28"/>
                      <w:szCs w:val="28"/>
                    </w:rPr>
                  </w:rPrChange>
                </w:rPr>
                <w:t xml:space="preserve">5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0"/>
                  <w:szCs w:val="20"/>
                  <w:rtl w:val="0"/>
                  <w:rPrChange w:author="Laura" w:id="1" w:date="2026-04-11T12:15:33Z">
                    <w:rPr>
                      <w:sz w:val="20"/>
                      <w:szCs w:val="20"/>
                    </w:rPr>
                  </w:rPrChange>
                </w:rPr>
                <w:t xml:space="preserve">Consenso imediato</w:t>
              </w:r>
              <w:r w:rsidDel="00000000" w:rsidR="00000000" w:rsidRPr="00000000">
                <w:rPr>
                  <w:rtl w:val="0"/>
                </w:rPr>
              </w:r>
            </w:ins>
          </w:p>
        </w:tc>
      </w:tr>
      <w:tr>
        <w:trPr>
          <w:cantSplit w:val="0"/>
          <w:tblHeader w:val="1"/>
          <w:ins w:author="Laura" w:id="0" w:date="2026-04-11T12:15:33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UC12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0"/>
                  <w:szCs w:val="20"/>
                  <w:rtl w:val="0"/>
                  <w:rPrChange w:author="Laura" w:id="1" w:date="2026-04-11T12:15:33Z">
                    <w:rPr>
                      <w:sz w:val="20"/>
                      <w:szCs w:val="20"/>
                    </w:rPr>
                  </w:rPrChange>
                </w:rPr>
                <w:t xml:space="preserve">Como administrador, quero criar um novo espaço no sistema para disponibilizá-lo para reservas.</w:t>
              </w:r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8"/>
                  <w:szCs w:val="28"/>
                  <w:rtl w:val="0"/>
                  <w:rPrChange w:author="Laura" w:id="1" w:date="2026-04-11T12:15:33Z">
                    <w:rPr>
                      <w:sz w:val="28"/>
                      <w:szCs w:val="28"/>
                    </w:rPr>
                  </w:rPrChange>
                </w:rPr>
                <w:t xml:space="preserve">5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0"/>
                  <w:szCs w:val="20"/>
                  <w:rtl w:val="0"/>
                  <w:rPrChange w:author="Laura" w:id="1" w:date="2026-04-11T12:15:33Z">
                    <w:rPr>
                      <w:sz w:val="20"/>
                      <w:szCs w:val="20"/>
                    </w:rPr>
                  </w:rPrChange>
                </w:rPr>
                <w:t xml:space="preserve">Consenso na 2ª rodada</w:t>
              </w:r>
              <w:r w:rsidDel="00000000" w:rsidR="00000000" w:rsidRPr="00000000">
                <w:rPr>
                  <w:rtl w:val="0"/>
                </w:rPr>
              </w:r>
            </w:ins>
          </w:p>
        </w:tc>
      </w:tr>
      <w:tr>
        <w:trPr>
          <w:cantSplit w:val="0"/>
          <w:tblHeader w:val="0"/>
          <w:ins w:author="Laura" w:id="0" w:date="2026-04-11T12:15:33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UC11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0"/>
                  <w:szCs w:val="20"/>
                  <w:rtl w:val="0"/>
                  <w:rPrChange w:author="Laura" w:id="1" w:date="2026-04-11T12:15:33Z">
                    <w:rPr>
                      <w:sz w:val="20"/>
                      <w:szCs w:val="20"/>
                    </w:rPr>
                  </w:rPrChange>
                </w:rPr>
                <w:t xml:space="preserve">Como administrador, quero editar as informações de um espaço existente para manter os dados atualizados.</w:t>
              </w:r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8"/>
                  <w:szCs w:val="28"/>
                  <w:rtl w:val="0"/>
                  <w:rPrChange w:author="Laura" w:id="1" w:date="2026-04-11T12:15:33Z">
                    <w:rPr>
                      <w:sz w:val="28"/>
                      <w:szCs w:val="28"/>
                    </w:rPr>
                  </w:rPrChange>
                </w:rPr>
                <w:t xml:space="preserve">13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ns w:author="Laura" w:id="0" w:date="2026-04-11T12:15:33Z"/>
                <w:sz w:val="28"/>
                <w:szCs w:val="28"/>
                <w:rPrChange w:author="Laura" w:id="1" w:date="2026-04-11T12:15:33Z">
                  <w:rPr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sz w:val="20"/>
                  <w:szCs w:val="20"/>
                  <w:rtl w:val="0"/>
                  <w:rPrChange w:author="Laura" w:id="1" w:date="2026-04-11T12:15:33Z">
                    <w:rPr>
                      <w:sz w:val="20"/>
                      <w:szCs w:val="20"/>
                    </w:rPr>
                  </w:rPrChange>
                </w:rPr>
                <w:t xml:space="preserve">Consenso na 2ª rodada</w:t>
              </w:r>
              <w:r w:rsidDel="00000000" w:rsidR="00000000" w:rsidRPr="00000000">
                <w:rPr>
                  <w:rtl w:val="0"/>
                </w:rPr>
              </w:r>
            </w:ins>
          </w:p>
        </w:tc>
      </w:tr>
      <w:tr>
        <w:trPr>
          <w:cantSplit w:val="0"/>
          <w:trHeight w:val="505.95703125" w:hRule="atLeast"/>
          <w:tblHeader w:val="0"/>
          <w:ins w:author="Laura" w:id="0" w:date="2026-04-11T12:15:33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Total: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rtl w:val="0"/>
                </w:rPr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ins w:author="Laura" w:id="0" w:date="2026-04-11T12:15:33Z"/>
                <w:b w:val="1"/>
                <w:bCs w:val="1"/>
                <w:sz w:val="28"/>
                <w:szCs w:val="28"/>
                <w:rPrChange w:author="Laura" w:id="1" w:date="2026-04-11T12:15:33Z">
                  <w:rPr>
                    <w:b w:val="1"/>
                    <w:bCs w:val="1"/>
                    <w:sz w:val="28"/>
                    <w:szCs w:val="28"/>
                  </w:rPr>
                </w:rPrChange>
              </w:rPr>
            </w:pPr>
            <w:ins w:author="Laura" w:id="0" w:date="2026-04-11T12:15:33Z">
              <w:r w:rsidDel="00000000" w:rsidR="00000000" w:rsidRPr="00000000">
                <w:rPr>
                  <w:b w:val="1"/>
                  <w:bCs w:val="1"/>
                  <w:sz w:val="28"/>
                  <w:szCs w:val="28"/>
                  <w:rtl w:val="0"/>
                  <w:rPrChange w:author="Laura" w:id="1" w:date="2026-04-11T12:15:33Z">
                    <w:rPr>
                      <w:b w:val="1"/>
                      <w:bCs w:val="1"/>
                      <w:sz w:val="28"/>
                      <w:szCs w:val="28"/>
                    </w:rPr>
                  </w:rPrChange>
                </w:rPr>
                <w:t xml:space="preserve">28</w:t>
              </w:r>
            </w:ins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ins w:author="Laura" w:id="0" w:date="2026-04-11T12:15:33Z"/>
                <w:rPrChange w:author="Laura" w:id="1" w:date="2026-04-11T12:15:33Z">
                  <w:rPr/>
                </w:rPrChange>
              </w:rPr>
            </w:pPr>
            <w:ins w:author="Laura" w:id="0" w:date="2026-04-11T12:15:33Z">
              <w:r w:rsidDel="00000000" w:rsidR="00000000" w:rsidRPr="00000000">
                <w:rPr>
                  <w:rtl w:val="0"/>
                </w:rPr>
                <w:t xml:space="preserve">Dentro da faixa(20-30 pts)</w:t>
              </w:r>
              <w:r w:rsidDel="00000000" w:rsidR="00000000" w:rsidRPr="00000000">
                <w:rPr>
                  <w:rtl w:val="0"/>
                </w:rPr>
              </w:r>
            </w:ins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Evidências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UC13 — Visualizar Agenda Geral (consenso imediato: 3 pontos)</w:t>
      </w:r>
    </w:p>
    <w:p w:rsidR="00000000" w:rsidDel="00000000" w:rsidP="00000000" w:rsidRDefault="00000000" w:rsidRPr="00000000" w14:paraId="0000002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Ambos votaram 3 pontos na primeira rodada. A história envolve apenas leitura de dados, e a estrutura de dados já foi parcialmente construída na Sprint 1 (UC05), o que reduz o esforço. Consenso imediato.</w:t>
      </w:r>
    </w:p>
    <w:p w:rsidR="00000000" w:rsidDel="00000000" w:rsidP="00000000" w:rsidRDefault="00000000" w:rsidRPr="00000000" w14:paraId="0000002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UC12 — Remover Espaço (divergência — 2 rodadas)</w:t>
      </w:r>
    </w:p>
    <w:p w:rsidR="00000000" w:rsidDel="00000000" w:rsidP="00000000" w:rsidRDefault="00000000" w:rsidRPr="00000000" w14:paraId="0000003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1ª rodada: Rafael votou 5 e Laura votou 13. Laura argumentou que remover um espaço exige verificar reservas ativas vinculadas a ele. Rafael considerou a operação simples.</w:t>
      </w:r>
    </w:p>
    <w:p w:rsidR="00000000" w:rsidDel="00000000" w:rsidP="00000000" w:rsidRDefault="00000000" w:rsidRPr="00000000" w14:paraId="0000003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discussão, a equipe decidiu que a remoção será bloqueada caso existam reservas ativas — regra simples de verificar. Laura revisou para 5 na 2ª rodada. Consenso em 5 pontos.</w:t>
      </w:r>
    </w:p>
    <w:p w:rsidR="00000000" w:rsidDel="00000000" w:rsidP="00000000" w:rsidRDefault="00000000" w:rsidRPr="00000000" w14:paraId="0000003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(Rodada 1)</w:t>
      </w:r>
    </w:p>
    <w:p w:rsidR="00000000" w:rsidDel="00000000" w:rsidP="00000000" w:rsidRDefault="00000000" w:rsidRPr="00000000" w14:paraId="00000036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(Rodada 2)</w:t>
      </w:r>
    </w:p>
    <w:p w:rsidR="00000000" w:rsidDel="00000000" w:rsidP="00000000" w:rsidRDefault="00000000" w:rsidRPr="00000000" w14:paraId="00000039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UC11 — Editar Espaço (divergência — 2 rodadas)</w:t>
      </w:r>
    </w:p>
    <w:p w:rsidR="00000000" w:rsidDel="00000000" w:rsidP="00000000" w:rsidRDefault="00000000" w:rsidRPr="00000000" w14:paraId="0000003C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1ª rodada: Rafael votou 13 e Laura votou 8. Rafael argumentou que editar um espaço pode impactar reservas já existentes (ex: redução de capacidade), exigindo validação de consistência. Laura considerou a edição como uma atualização simples de dados.</w:t>
      </w:r>
    </w:p>
    <w:p w:rsidR="00000000" w:rsidDel="00000000" w:rsidP="00000000" w:rsidRDefault="00000000" w:rsidRPr="00000000" w14:paraId="0000003D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discussão, Laura concordou com a necessidade de verificar o impacto em reservas existentes e revisou seu voto para 13 na 2ª rodada. Consenso em 13 pontos.</w:t>
      </w:r>
    </w:p>
    <w:p w:rsidR="00000000" w:rsidDel="00000000" w:rsidP="00000000" w:rsidRDefault="00000000" w:rsidRPr="00000000" w14:paraId="0000003E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(Rodada 1)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(Rodada 2)</w:t>
      </w:r>
    </w:p>
    <w:p w:rsidR="00000000" w:rsidDel="00000000" w:rsidP="00000000" w:rsidRDefault="00000000" w:rsidRPr="00000000" w14:paraId="00000040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Total de pontos da Sprint + justificativa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de Story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 pontos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Faixa recomendada pela professora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a 30 pontos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Duração da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semanas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Dentro da capacidade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total de 28 story points está dentro da faixa recomendada de 20 a 30 pontos. A distribuição levou em conta a complexidade relativa de cada história: UC11 (Editar Espaço) recebeu o maior peso por envolver validação de impacto em reservas existentes, enquanto UC14 (Cadastrar Usuário) foi definida como história-base por ser a mais simples e direta.</w:t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1d2125"/>
          <w:sz w:val="28"/>
          <w:szCs w:val="28"/>
        </w:rPr>
      </w:pPr>
      <w:r w:rsidDel="00000000" w:rsidR="00000000" w:rsidRPr="00000000">
        <w:rPr>
          <w:b w:val="1"/>
          <w:bCs w:val="1"/>
          <w:color w:val="1d2125"/>
          <w:sz w:val="28"/>
          <w:szCs w:val="28"/>
          <w:rtl w:val="0"/>
        </w:rPr>
        <w:t xml:space="preserve">Reflexão do Time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1d212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24"/>
          <w:szCs w:val="24"/>
          <w:rtl w:val="0"/>
        </w:rPr>
        <w:t xml:space="preserve">Dificuldades encontradas: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  <w:t xml:space="preserve">•</w:t>
      </w:r>
      <w:r w:rsidDel="00000000" w:rsidR="00000000" w:rsidRPr="00000000">
        <w:rPr>
          <w:color w:val="1d212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Estimar UC11 foi difícil porque o comportamento do sistema ao editar um espaço com reservas ativas ainda não estava definido — a discussão durante a sessão ajudou a esclarecer isso.</w:t>
      </w:r>
    </w:p>
    <w:p w:rsidR="00000000" w:rsidDel="00000000" w:rsidP="00000000" w:rsidRDefault="00000000" w:rsidRPr="00000000" w14:paraId="00000058">
      <w:pPr>
        <w:spacing w:after="40" w:before="40" w:lineRule="auto"/>
        <w:ind w:left="0" w:firstLine="0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•</w:t>
      </w:r>
      <w:r w:rsidDel="00000000" w:rsidR="00000000" w:rsidRPr="00000000">
        <w:rPr>
          <w:color w:val="1d212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Com apenas dois integrantes presentes, as divergências exigiram mais argumentação para chegar ao consenso, sem outros membros para desempatar.</w:t>
      </w:r>
    </w:p>
    <w:p w:rsidR="00000000" w:rsidDel="00000000" w:rsidP="00000000" w:rsidRDefault="00000000" w:rsidRPr="00000000" w14:paraId="00000059">
      <w:pPr>
        <w:spacing w:after="40" w:before="40" w:lineRule="auto"/>
        <w:ind w:left="0" w:firstLine="0"/>
        <w:rPr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ind w:left="0" w:firstLine="0"/>
        <w:rPr>
          <w:b w:val="1"/>
          <w:bCs w:val="1"/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24"/>
          <w:szCs w:val="24"/>
          <w:rtl w:val="0"/>
        </w:rPr>
        <w:t xml:space="preserve">Como o grupo chegou ao consenso:</w:t>
      </w:r>
    </w:p>
    <w:p w:rsidR="00000000" w:rsidDel="00000000" w:rsidP="00000000" w:rsidRDefault="00000000" w:rsidRPr="00000000" w14:paraId="0000005B">
      <w:pPr>
        <w:spacing w:after="40" w:before="40" w:lineRule="auto"/>
        <w:ind w:left="0" w:firstLine="0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•</w:t>
      </w:r>
      <w:r w:rsidDel="00000000" w:rsidR="00000000" w:rsidRPr="00000000">
        <w:rPr>
          <w:color w:val="1d212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Nos casos de divergência (UC11 e UC12), quem votou mais alto e quem votou mais baixo explicaram seus raciocínios. Após a discussão, ambos revisaram os votos na segunda rodada até chegar a um número comum.</w:t>
      </w:r>
    </w:p>
    <w:p w:rsidR="00000000" w:rsidDel="00000000" w:rsidP="00000000" w:rsidRDefault="00000000" w:rsidRPr="00000000" w14:paraId="0000005C">
      <w:pPr>
        <w:spacing w:after="40" w:before="40" w:lineRule="auto"/>
        <w:ind w:left="0" w:firstLine="0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•</w:t>
      </w:r>
      <w:r w:rsidDel="00000000" w:rsidR="00000000" w:rsidRPr="00000000">
        <w:rPr>
          <w:color w:val="1d212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A história-base (UC14 = 2 pontos) foi usada como referência para comparar a complexidade relativa das demais histórias.</w:t>
      </w:r>
    </w:p>
    <w:p w:rsidR="00000000" w:rsidDel="00000000" w:rsidP="00000000" w:rsidRDefault="00000000" w:rsidRPr="00000000" w14:paraId="0000005D">
      <w:pPr>
        <w:spacing w:after="40" w:before="40" w:lineRule="auto"/>
        <w:ind w:left="0" w:firstLine="0"/>
        <w:rPr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40" w:lineRule="auto"/>
        <w:ind w:left="0" w:firstLine="0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24"/>
          <w:szCs w:val="24"/>
          <w:rtl w:val="0"/>
        </w:rPr>
        <w:t xml:space="preserve">Principais Aprendizados: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  <w:t xml:space="preserve">•</w:t>
      </w:r>
      <w:r w:rsidDel="00000000" w:rsidR="00000000" w:rsidRPr="00000000">
        <w:rPr>
          <w:color w:val="1d212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O Planning Poker força a equipe a discutir o escopo real de cada história antes de implementar, evitando surpresas durante o desenvolvimento.</w:t>
      </w:r>
    </w:p>
    <w:p w:rsidR="00000000" w:rsidDel="00000000" w:rsidP="00000000" w:rsidRDefault="00000000" w:rsidRPr="00000000" w14:paraId="0000005F">
      <w:pPr>
        <w:spacing w:after="40" w:before="40" w:lineRule="auto"/>
        <w:ind w:left="0" w:firstLine="0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•</w:t>
      </w:r>
      <w:r w:rsidDel="00000000" w:rsidR="00000000" w:rsidRPr="00000000">
        <w:rPr>
          <w:color w:val="1d212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Histórias que envolvem impacto em dados existentes (como UC11 e UC12) tendem a ser subestimadas se a equipe não pensar nos cenários de consistência.</w:t>
      </w:r>
    </w:p>
    <w:p w:rsidR="00000000" w:rsidDel="00000000" w:rsidP="00000000" w:rsidRDefault="00000000" w:rsidRPr="00000000" w14:paraId="00000060">
      <w:pPr>
        <w:spacing w:after="40" w:before="40" w:lineRule="auto"/>
        <w:ind w:left="0" w:firstLine="0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•</w:t>
      </w:r>
      <w:r w:rsidDel="00000000" w:rsidR="00000000" w:rsidRPr="00000000">
        <w:rPr>
          <w:color w:val="1d212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d2125"/>
          <w:sz w:val="24"/>
          <w:szCs w:val="24"/>
          <w:rtl w:val="0"/>
        </w:rPr>
        <w:t xml:space="preserve">Definir o comportamento esperado do sistema antes de estimar facilita muito o processo — a discussão sobre UC12 mostrou isso na prática.</w:t>
      </w:r>
    </w:p>
    <w:p w:rsidR="00000000" w:rsidDel="00000000" w:rsidP="00000000" w:rsidRDefault="00000000" w:rsidRPr="00000000" w14:paraId="00000061">
      <w:pPr>
        <w:spacing w:after="40" w:before="40" w:lineRule="auto"/>
        <w:ind w:left="0" w:firstLine="0"/>
        <w:rPr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left="0" w:firstLine="0"/>
        <w:rPr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